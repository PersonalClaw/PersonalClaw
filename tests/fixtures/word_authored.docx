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424B2A" w14:textId="77777777" w:rsidR="00557302" w:rsidRDefault="00E6710F">
      <w:pPr>
        <w:pStyle w:val="Title"/>
      </w:pPr>
      <w:r>
        <w:rPr>
          <w:rStyle w:val="FootnoteReference"/>
        </w:rPr>
        <w:footnoteReference w:id="1"/>
      </w:r>
      <w:r w:rsidR="009B745A">
        <w:t>Word fixture</w:t>
      </w:r>
    </w:p>
    <w:p w14:paraId="7E4A37BC" w14:textId="77777777" w:rsidR="00557302" w:rsidRDefault="009B745A">
      <w:pPr>
        <w:pStyle w:val="Heading1"/>
      </w:pPr>
      <w:r>
        <w:t>Section one</w:t>
      </w:r>
    </w:p>
    <w:p w14:paraId="00493152" w14:textId="77777777" w:rsidR="00557302" w:rsidRDefault="009B745A">
      <w:r>
        <w:t xml:space="preserve">Plain then </w:t>
      </w:r>
      <w:r>
        <w:rPr>
          <w:b/>
        </w:rPr>
        <w:t>bold</w:t>
      </w:r>
      <w:r>
        <w:t xml:space="preserve"> then </w:t>
      </w:r>
      <w:r>
        <w:rPr>
          <w:i/>
        </w:rPr>
        <w:t>italic</w:t>
      </w:r>
      <w:r>
        <w:t xml:space="preserve"> and a mispeled wrod.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57302" w14:paraId="3D041A08" w14:textId="77777777">
        <w:tc>
          <w:tcPr>
            <w:tcW w:w="4680" w:type="dxa"/>
          </w:tcPr>
          <w:p w14:paraId="12F5BA3C" w14:textId="77777777" w:rsidR="00557302" w:rsidRDefault="009B745A">
            <w:r>
              <w:rPr>
                <w:b/>
              </w:rPr>
              <w:t>r1c1</w:t>
            </w:r>
            <w:ins w:id="0" w:author="Author">
              <w:r w:rsidR="00E6710F">
                <w:rPr>
                  <w:b/>
                </w:rPr>
                <w:t xml:space="preserve"> Tracked insertion.</w:t>
              </w:r>
            </w:ins>
          </w:p>
        </w:tc>
        <w:tc>
          <w:tcPr>
            <w:tcW w:w="4680" w:type="dxa"/>
          </w:tcPr>
          <w:p w14:paraId="77F6400D" w14:textId="77777777" w:rsidR="00557302" w:rsidRDefault="009B745A">
            <w:r>
              <w:rPr>
                <w:b/>
              </w:rPr>
              <w:t>r1c2</w:t>
            </w:r>
          </w:p>
        </w:tc>
      </w:tr>
      <w:tr w:rsidR="00557302" w14:paraId="1828E556" w14:textId="77777777">
        <w:tc>
          <w:tcPr>
            <w:tcW w:w="4680" w:type="dxa"/>
          </w:tcPr>
          <w:p w14:paraId="616772C1" w14:textId="77777777" w:rsidR="00557302" w:rsidRDefault="009B745A">
            <w:r>
              <w:t>r2c1</w:t>
            </w:r>
          </w:p>
        </w:tc>
        <w:tc>
          <w:tcPr>
            <w:tcW w:w="4680" w:type="dxa"/>
          </w:tcPr>
          <w:p w14:paraId="58AA4BC0" w14:textId="77777777" w:rsidR="00557302" w:rsidRDefault="009B745A">
            <w:r>
              <w:t>r2c2</w:t>
            </w:r>
          </w:p>
        </w:tc>
      </w:tr>
    </w:tbl>
    <w:p w14:paraId="73F2CCE3" w14:textId="77777777" w:rsidR="00557302" w:rsidRDefault="009B745A">
      <w:r>
        <w:t>Between the tables.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57302" w14:paraId="662F600E" w14:textId="77777777">
        <w:tc>
          <w:tcPr>
            <w:tcW w:w="4680" w:type="dxa"/>
          </w:tcPr>
          <w:p w14:paraId="44AB0698" w14:textId="77777777" w:rsidR="00557302" w:rsidRDefault="009B745A">
            <w:r>
              <w:rPr>
                <w:b/>
              </w:rPr>
              <w:t>x</w:t>
            </w:r>
          </w:p>
        </w:tc>
        <w:tc>
          <w:tcPr>
            <w:tcW w:w="4680" w:type="dxa"/>
          </w:tcPr>
          <w:p w14:paraId="7028BEDF" w14:textId="77777777" w:rsidR="00557302" w:rsidRDefault="009B745A">
            <w:r>
              <w:rPr>
                <w:b/>
              </w:rPr>
              <w:t>y</w:t>
            </w:r>
          </w:p>
        </w:tc>
      </w:tr>
      <w:tr w:rsidR="00557302" w14:paraId="569EAB3D" w14:textId="77777777">
        <w:tc>
          <w:tcPr>
            <w:tcW w:w="4680" w:type="dxa"/>
          </w:tcPr>
          <w:p w14:paraId="4284DA45" w14:textId="77777777" w:rsidR="00557302" w:rsidRDefault="009B745A">
            <w:r>
              <w:t>z</w:t>
            </w:r>
          </w:p>
        </w:tc>
        <w:tc>
          <w:tcPr>
            <w:tcW w:w="4680" w:type="dxa"/>
          </w:tcPr>
          <w:p w14:paraId="7DB65318" w14:textId="77777777" w:rsidR="00557302" w:rsidRDefault="009B745A">
            <w:r>
              <w:t>w</w:t>
            </w:r>
          </w:p>
        </w:tc>
      </w:tr>
    </w:tbl>
    <w:p w14:paraId="201C362D" w14:textId="77777777" w:rsidR="00557302" w:rsidRDefault="009B745A">
      <w:r>
        <w:t>After the second table.</w:t>
      </w:r>
    </w:p>
    <w:p w14:paraId="75572F37" w14:textId="77777777" w:rsidR="00557302" w:rsidRDefault="009B745A">
      <w:pPr>
        <w:pStyle w:val="ListBullet"/>
      </w:pPr>
      <w:r>
        <w:t>Bullet one</w:t>
      </w:r>
    </w:p>
    <w:p w14:paraId="2CBB4D23" w14:textId="77777777" w:rsidR="00557302" w:rsidRDefault="009B745A">
      <w:pPr>
        <w:pStyle w:val="ListBullet"/>
      </w:pPr>
      <w:r>
        <w:t>Bullet two</w:t>
      </w:r>
    </w:p>
    <w:p w14:paraId="288B10CE" w14:textId="77777777" w:rsidR="00557302" w:rsidRDefault="009B745A">
      <w:pPr>
        <w:pStyle w:val="ListNumber"/>
      </w:pPr>
      <w:r>
        <w:t>Number one</w:t>
      </w:r>
    </w:p>
    <w:p w14:paraId="7A10878C" w14:textId="77777777" w:rsidR="00557302" w:rsidRDefault="009B745A">
      <w:pPr>
        <w:pStyle w:val="ListNumber"/>
      </w:pPr>
      <w:r>
        <w:t>Number two</w:t>
      </w:r>
    </w:p>
    <w:p w14:paraId="672D0875" w14:textId="77777777" w:rsidR="00E6710F" w:rsidRDefault="00E6710F" w:rsidP="00E6710F">
      <w:pPr>
        <w:pStyle w:val="ListNumber"/>
        <w:numPr>
          <w:ilvl w:val="0"/>
          <w:numId w:val="10"/>
        </w:numPr>
      </w:pPr>
      <w:r>
        <w:t>Word bullet A</w:t>
      </w:r>
    </w:p>
    <w:p w14:paraId="45AA616C" w14:textId="77777777" w:rsidR="00E6710F" w:rsidRDefault="00E6710F" w:rsidP="00E6710F">
      <w:pPr>
        <w:pStyle w:val="ListNumber"/>
        <w:numPr>
          <w:ilvl w:val="0"/>
          <w:numId w:val="11"/>
        </w:numPr>
      </w:pPr>
      <w:r>
        <w:t>Word bullet B</w:t>
      </w:r>
    </w:p>
    <w:sectPr w:rsidR="00E6710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B3B0C1" w14:textId="77777777" w:rsidR="009B745A" w:rsidRDefault="009B745A" w:rsidP="00E6710F">
      <w:pPr>
        <w:spacing w:after="0" w:line="240" w:lineRule="auto"/>
      </w:pPr>
      <w:r>
        <w:separator/>
      </w:r>
    </w:p>
  </w:endnote>
  <w:endnote w:type="continuationSeparator" w:id="0">
    <w:p w14:paraId="04E34058" w14:textId="77777777" w:rsidR="009B745A" w:rsidRDefault="009B745A" w:rsidP="00E67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B19ABA" w14:textId="77777777" w:rsidR="009B745A" w:rsidRDefault="009B745A" w:rsidP="00E6710F">
      <w:pPr>
        <w:spacing w:after="0" w:line="240" w:lineRule="auto"/>
      </w:pPr>
      <w:r>
        <w:separator/>
      </w:r>
    </w:p>
  </w:footnote>
  <w:footnote w:type="continuationSeparator" w:id="0">
    <w:p w14:paraId="2B9DBD8F" w14:textId="77777777" w:rsidR="009B745A" w:rsidRDefault="009B745A" w:rsidP="00E6710F">
      <w:pPr>
        <w:spacing w:after="0" w:line="240" w:lineRule="auto"/>
      </w:pPr>
      <w:r>
        <w:continuationSeparator/>
      </w:r>
    </w:p>
  </w:footnote>
  <w:footnote w:id="1">
    <w:p w14:paraId="64E9BC20" w14:textId="77777777" w:rsidR="00E6710F" w:rsidRDefault="00E6710F">
      <w:pPr>
        <w:pStyle w:val="FootnoteText"/>
      </w:pPr>
      <w:r>
        <w:rPr>
          <w:rStyle w:val="FootnoteReference"/>
        </w:rPr>
        <w:footnoteRef/>
      </w:r>
      <w:r>
        <w:t xml:space="preserve"> A Word footnote.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D11B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7F8E49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134174709">
    <w:abstractNumId w:val="8"/>
  </w:num>
  <w:num w:numId="2" w16cid:durableId="1735809579">
    <w:abstractNumId w:val="6"/>
  </w:num>
  <w:num w:numId="3" w16cid:durableId="697438897">
    <w:abstractNumId w:val="5"/>
  </w:num>
  <w:num w:numId="4" w16cid:durableId="840582129">
    <w:abstractNumId w:val="4"/>
  </w:num>
  <w:num w:numId="5" w16cid:durableId="354238260">
    <w:abstractNumId w:val="7"/>
  </w:num>
  <w:num w:numId="6" w16cid:durableId="77944943">
    <w:abstractNumId w:val="3"/>
  </w:num>
  <w:num w:numId="7" w16cid:durableId="1547982524">
    <w:abstractNumId w:val="2"/>
  </w:num>
  <w:num w:numId="8" w16cid:durableId="1325740924">
    <w:abstractNumId w:val="1"/>
  </w:num>
  <w:num w:numId="9" w16cid:durableId="1433746667">
    <w:abstractNumId w:val="0"/>
  </w:num>
  <w:num w:numId="10" w16cid:durableId="1832257405">
    <w:abstractNumId w:val="9"/>
  </w:num>
  <w:num w:numId="11" w16cid:durableId="179859179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68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25"/>
    <w:rsid w:val="00034616"/>
    <w:rsid w:val="0006063C"/>
    <w:rsid w:val="0015074B"/>
    <w:rsid w:val="0029639D"/>
    <w:rsid w:val="00326F90"/>
    <w:rsid w:val="00557302"/>
    <w:rsid w:val="009B745A"/>
    <w:rsid w:val="00AA1D8D"/>
    <w:rsid w:val="00B47730"/>
    <w:rsid w:val="00CB0664"/>
    <w:rsid w:val="00E671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5028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E6710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6710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6710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2026-08-24T23:28:00Z</dcterms:modified>
  <cp:category/>
</cp:coreProperties>
</file>